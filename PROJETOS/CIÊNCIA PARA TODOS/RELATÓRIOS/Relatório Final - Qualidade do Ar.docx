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UNIVERSIDADE FEDERAL DO PARANÁ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ERICK DA SILVA SANTOS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RELATÓRIO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b w:val="1"/>
        </w:rPr>
        <w:sectPr>
          <w:headerReference r:id="rId9" w:type="first"/>
          <w:pgSz w:h="16840" w:w="11907" w:orient="portrait"/>
          <w:pgMar w:bottom="1134" w:top="1701" w:left="1701" w:right="1134" w:header="709" w:footer="709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PROGRAMA DE IC</w:t>
      </w:r>
      <w:r w:rsidDel="00000000" w:rsidR="00000000" w:rsidRPr="00000000">
        <w:rPr>
          <w:rFonts w:ascii="Arial" w:cs="Arial" w:eastAsia="Arial" w:hAnsi="Arial"/>
          <w:rtl w:val="0"/>
        </w:rPr>
        <w:t xml:space="preserve">: 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(X) PIBIC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   ) PIBIC Af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   ) PIBIC EM 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   ) PIBITI 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MODALIDADE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: 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   ) CNPq 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   ) UFPR TN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   ) Fundação Araucária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(X) Voluntária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Arial" w:cs="Arial" w:eastAsia="Arial" w:hAnsi="Arial"/>
        </w:rPr>
        <w:sectPr>
          <w:type w:val="continuous"/>
          <w:pgSz w:h="16840" w:w="11907" w:orient="portrait"/>
          <w:pgMar w:bottom="1134" w:top="1701" w:left="1701" w:right="1134" w:header="709" w:footer="709"/>
          <w:cols w:equalWidth="0" w:num="4">
            <w:col w:space="640" w:w="1788"/>
            <w:col w:space="640" w:w="1788"/>
            <w:col w:space="640" w:w="1788"/>
            <w:col w:space="0" w:w="1788"/>
          </w:cols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MONITORAMENTO DA QUALIDADE DO AR EM AMBIENTE LABORATORIAL A PARTIR DE DISPOSITIVOS CONECTADOS NA CIDADE DE CURITIBA – PARANÁ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3969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Relatório apresentado à Coordenação de Iniciação Científica e Tecnológica da Universidade Federal do Paraná como requisito parcial da conclusão das atividades de Iniciação Científica ou Iniciação em desenvolvimento tecnológico e Inovação - Edital 2020</w:t>
      </w:r>
    </w:p>
    <w:p w:rsidR="00000000" w:rsidDel="00000000" w:rsidP="00000000" w:rsidRDefault="00000000" w:rsidRPr="00000000" w14:paraId="0000001F">
      <w:pPr>
        <w:spacing w:line="360" w:lineRule="auto"/>
        <w:ind w:left="3969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Orientador(a): Prof.(a) André Bellin Mariano.</w:t>
      </w:r>
    </w:p>
    <w:p w:rsidR="00000000" w:rsidDel="00000000" w:rsidP="00000000" w:rsidRDefault="00000000" w:rsidRPr="00000000" w14:paraId="00000020">
      <w:pPr>
        <w:spacing w:line="360" w:lineRule="auto"/>
        <w:ind w:left="3969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Título do Projeto: MONITORAMENTO DA QUALIDADE DO AR EM AMBIENTE LABORATORIAL A PARTIR DE DISPOSITIVOS CONECTADOS NA CIDADE DE CURITIBA – PARANÁ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CURITIBA</w:t>
      </w:r>
    </w:p>
    <w:p w:rsidR="00000000" w:rsidDel="00000000" w:rsidP="00000000" w:rsidRDefault="00000000" w:rsidRPr="00000000" w14:paraId="00000025">
      <w:pPr>
        <w:tabs>
          <w:tab w:val="left" w:pos="1276"/>
        </w:tabs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2021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Desde 1970, a Qualidade do Ar Interno tem sido tema de inúmeras pesquisas científicas, principalmente diante do crescimento de construções de edifícios. Diante deste cenário, ganhou força a discussão sobre a importância do conforto nesses ambientes. Com o desenvolvimento tecnológico, surgem novas alternativas mais eficientes, como a criação de janelas térmicas, porém cada vez mais fechadas, podendo aumentar a concentração de poluentes no local. Como consequência, pessoas pertencentes a grupos de risco podem sofrer com o comprometimento do seu desenvolvimento físico e mental. A baixa troca de ar entre os ambientes internos e externos, acarreta em um aumento considerável de poluentes químicos e microbiológicos, isso quando associado com a falta de atenção à manutenção eficaz do ambiente interno. Sendo assim, a Organização Mundial de Saúde (OMS) reconheceu em 1980 a Síndrome dos Edifícios Doentes (SED), justificando o destaque para pesquisas sobre o tema, principalmente na área de saúde pública. O Núcleo de Pesquisa e Desenvolvimento de Energia Autossustentável (NPDEAS), laboratório vinculado à Universidade Federal do Paraná (UFPR), desenvolveu o protótipo Climoscópio, uma tecnologia de transmissão por radiofrequência LoRa inserida em um sistema de sensores, possibilitando o envio de dados obtidos (CO2, umidade relativa e temperatura) para um dispositivo receptor, capaz de ter ligação em rede e à nuvem da internet. Neste protótipo foi implementado um sistema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web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desenvolvido em três linguagens de programação - Vue Js, Laravel e MySQL - a fim de realizar análises de dados coletados dentro de um ambiente interno. O sistema tem como finalidade verificar se os dados coletados estão de acordo com as normas propostas pela Agência Nacional de Vigilância Sanitária (ANVISA), caso as normas não estejam de acordo, o sistema emite um alerta (de forma visual) para que possam ser realizadas alterações.</w:t>
      </w:r>
    </w:p>
    <w:p w:rsidR="00000000" w:rsidDel="00000000" w:rsidP="00000000" w:rsidRDefault="00000000" w:rsidRPr="00000000" w14:paraId="00000029">
      <w:pPr>
        <w:spacing w:after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Palavras-chave: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Qualidade do Ar Interno, Desenvolvimento de Sistema Web, Análise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60" w:before="20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00" w:line="36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2E">
      <w:pPr>
        <w:spacing w:before="200" w:line="360" w:lineRule="auto"/>
        <w:ind w:firstLine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A disciplina que estuda a qualidade do ar de interiores, chamada "</w:t>
      </w:r>
      <w:r w:rsidDel="00000000" w:rsidR="00000000" w:rsidRPr="00000000">
        <w:rPr>
          <w:rFonts w:ascii="Arial" w:cs="Arial" w:eastAsia="Arial" w:hAnsi="Arial"/>
          <w:i w:val="1"/>
          <w:color w:val="000000"/>
          <w:highlight w:val="white"/>
          <w:rtl w:val="0"/>
        </w:rPr>
        <w:t xml:space="preserve">Indoor Air Quality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", é nova, com cerca de 25 anos no mundo e com apenas 5 anos no Brasil. É uma nova área de estudo que reúne profissionais de diferentes disciplinas, principalmente químicos, microbiologistas, engenheiros, arquitetos e toxicologistas.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firstLine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Qualidade do Ar Interno tem sido um tema de grande pesquisa na literatura científica desde 1970, principalmente em ambientes laboratoriais, resultante do aumento de edifícios. A importância para com o conforto do ambiente tem crescido ao longo dos anos (PAGEL, ALVAREZ e JÚNIOR, 2016).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firstLine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 desenvolvimento tecnológico cada vez mais cresce na sociedade, como a criação de janelas térmicas, acarretando em construções mais eficientes, porém cada vez mais fechadas, podendo assim aumentar a concentração de poluentes no local. Para indivíduos pertencentes a grupos de risco, a saúde, o conforto e o desempenho mental e físico podem ser fortemente comprometidos (Violante et al, 2019).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firstLine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baixa troca de ar entre ambientes internos e externos, acarreta em um aumento considerável de poluentes químicos e microbiológicos no ar (TURIEL et al., 1983), isso quando associado com a falta de atenção a manutenção eficaz no ambiente interno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como consequência a Organização Mundial de Saúde (OMS) reconheceu em 1980 a Síndrome dos Edifícios Doentes (SED), justificando assim o destaque para pesquisas neste tema, principalmente na área de saúde 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Revisão da Literatura</w:t>
      </w:r>
    </w:p>
    <w:p w:rsidR="00000000" w:rsidDel="00000000" w:rsidP="00000000" w:rsidRDefault="00000000" w:rsidRPr="00000000" w14:paraId="00000033">
      <w:pPr>
        <w:spacing w:before="200" w:line="360" w:lineRule="auto"/>
        <w:ind w:firstLine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Qualidade do ar interno (IAQ) é medida com sensores de umidade, temperatura e de CO2, para garantir os padrões necessários de conforto e saúde humana. Atualmente, a OMS considera a poluição do ar interior como um dos principais problemas ambientais e de saúde pública, um ambiente interno poluído pode causar o comprometimento de dos sistemas respiratório e cardiovascular, além de doenças nos olhos, na pele e na cabeça.</w:t>
      </w:r>
    </w:p>
    <w:p w:rsidR="00000000" w:rsidDel="00000000" w:rsidP="00000000" w:rsidRDefault="00000000" w:rsidRPr="00000000" w14:paraId="00000034">
      <w:pPr>
        <w:spacing w:line="360" w:lineRule="auto"/>
        <w:ind w:firstLine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Segundo proposta da Agência de Proteção Ambiental dos EUA - EPA, os indicadores do Índice Amplo de Qualidade do Ar - CAI, são divididos em seis grupos: boa, regular, inadequada, má, péssima e crítica, para diferentes poluentes.</w:t>
      </w:r>
    </w:p>
    <w:p w:rsidR="00000000" w:rsidDel="00000000" w:rsidP="00000000" w:rsidRDefault="00000000" w:rsidRPr="00000000" w14:paraId="00000035">
      <w:pPr>
        <w:spacing w:line="360" w:lineRule="auto"/>
        <w:ind w:firstLine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firstLine="36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Tabela 1: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Índices de qualidade do ar (IQA) e qualidade do ar interno (QAI)</w:t>
      </w:r>
    </w:p>
    <w:tbl>
      <w:tblPr>
        <w:tblStyle w:val="Table1"/>
        <w:tblW w:w="9026.0" w:type="dxa"/>
        <w:jc w:val="left"/>
        <w:tblInd w:w="0.0" w:type="dxa"/>
        <w:tblLayout w:type="fixed"/>
        <w:tblLook w:val="0400"/>
      </w:tblPr>
      <w:tblGrid>
        <w:gridCol w:w="2067"/>
        <w:gridCol w:w="2039"/>
        <w:gridCol w:w="4920"/>
        <w:tblGridChange w:id="0">
          <w:tblGrid>
            <w:gridCol w:w="2067"/>
            <w:gridCol w:w="2039"/>
            <w:gridCol w:w="49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ndice de qualidade do ar por poluente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Qualidade do ar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 dos efeitos sobre a saúde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0-50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51-100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REGULAR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101-199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INADEQUADA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Leve agravamento de sintomas em pessoas suscetíveis, com sintomas de irritação na população sadia.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200-299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Decréscimo da resistência física, e significativo agravamento dos sintomas em pessoas com enfermidades cardiorrespiratórias.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d7e6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300-399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d7e6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PÉSSIMA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d7e6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Aparecimento prematuro de certas doenças, além de significativo agravamento dos sintomas.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Maior que 400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CRÍTICA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Morte prematura de pessoas doentes e pessoas idosas.</w:t>
            </w:r>
          </w:p>
        </w:tc>
      </w:tr>
    </w:tbl>
    <w:p w:rsidR="00000000" w:rsidDel="00000000" w:rsidP="00000000" w:rsidRDefault="00000000" w:rsidRPr="00000000" w14:paraId="0000004D">
      <w:pPr>
        <w:spacing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Fonte:  Agência de Proteção Ambiental dos EUA - EPA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Como mostrado anteriormente, para cada QAI é calculado para cada poluente um índice, através do índice a QAI recebe uma qualificação.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pontuação do Índice amplo de qualidade do ar - CAI, para cada um dos poluentes atmosféricos são calculados usando-se a equação a seguir (CARVALHO, 2016):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1089660</wp:posOffset>
            </wp:positionH>
            <wp:positionV relativeFrom="paragraph">
              <wp:posOffset>850264</wp:posOffset>
            </wp:positionV>
            <wp:extent cx="3581400" cy="1066800"/>
            <wp:effectExtent b="0" l="0" r="0" t="0"/>
            <wp:wrapTopAndBottom distB="0" dist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Lp = o índice para o poluente 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Cp = a concentração medida do poluente 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BPLo = concentração inicial da faixa onde se localiza a concentração medida;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BPHi = concentração final da onde se localiza a concentração medida;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IHi = valor do índice que corresponde a concentração final da faixa;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ILo = concentração inicial da faixa onde se localiza a concentração medida.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Neste projeto terá acoplado no aparelho 3 sensores de elementos climáticos: Umidade Relativa, Temperatura e Dióxido de Carbono.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110" w:right="0" w:hanging="40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Umidade Relativa</w:t>
      </w:r>
    </w:p>
    <w:p w:rsidR="00000000" w:rsidDel="00000000" w:rsidP="00000000" w:rsidRDefault="00000000" w:rsidRPr="00000000" w14:paraId="0000005B">
      <w:pPr>
        <w:spacing w:line="360" w:lineRule="auto"/>
        <w:ind w:firstLine="705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umidade relativa do ar é o quanto de água na forma de vapor existe na atmosfera no momento em relação ao total máximo que poderia existir, na temperatura observada. A umidade do ar é mais baixa principalmente no final do inverno e início da primavera.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5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Recomenda-se que a umidade de um ambiente seja controlada, pois em altos níveis pode facilitar o crescimento de mofos ou bolores adversos à saúde humana, enquanto a baixa umidade pode ser uma fonte de desconforto por causar, ressecamento das mucosas nasais e dos olhos (COMIN, 2016).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5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Segundo a Resolução 09/2003 da ANVISA, os valores recomendáveis para os parâmetros da umidade devem estar de acordo com a NBR 6401 - Instalações Centrais de Ar Condicionado para Conforto – Parâmetros Básicos de Projeto da ABNT – Associação Brasileira de Normas Técnicas (ABNT).</w:t>
      </w:r>
    </w:p>
    <w:p w:rsidR="00000000" w:rsidDel="00000000" w:rsidP="00000000" w:rsidRDefault="00000000" w:rsidRPr="00000000" w14:paraId="0000005E">
      <w:pPr>
        <w:spacing w:line="360" w:lineRule="auto"/>
        <w:ind w:firstLine="70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Rule="auto"/>
        <w:jc w:val="center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Tabela 2: Recomendações e índices de umidade relativa do ar interno</w:t>
      </w: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Ind w:w="0.0" w:type="dxa"/>
        <w:tblLayout w:type="fixed"/>
        <w:tblLook w:val="0400"/>
      </w:tblPr>
      <w:tblGrid>
        <w:gridCol w:w="6099"/>
        <w:gridCol w:w="2927"/>
        <w:tblGridChange w:id="0">
          <w:tblGrid>
            <w:gridCol w:w="6099"/>
            <w:gridCol w:w="29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Condições internas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Índice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Verão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40% a 65%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Verão - ambientes de arte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40% a 55%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Inverno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35% a 65%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240" w:before="20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Fonte: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resolução 09/2003 - ANVISA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110" w:right="0" w:hanging="40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Temperatura</w:t>
      </w:r>
    </w:p>
    <w:p w:rsidR="00000000" w:rsidDel="00000000" w:rsidP="00000000" w:rsidRDefault="00000000" w:rsidRPr="00000000" w14:paraId="0000006A">
      <w:pPr>
        <w:spacing w:line="360" w:lineRule="auto"/>
        <w:ind w:firstLine="705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 acordo com a literatura médica, o homem possui mecanismos internos de regulação térmica para manter a temperatura corporal em torno de 37 °C, porém há uma troca contínua de calor com o ambiente, pela radiação, recebendo calor de objetos mais quentes e irradiando para aqueles mais frios que o seu corpo (COMIN, 2016).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705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Segundo a Resolução 09/2003 da ANVISA, os valores recomendáveis para os parâmetros de temperatura devem estar de acordo com a NBR 6401 - Instalações Centrais de Ar Condicionado para Conforto – Parâmetros Básicos de Projeto da ABNT – Associação Brasileira de Normas Técnicas (ABNT).</w:t>
      </w:r>
    </w:p>
    <w:p w:rsidR="00000000" w:rsidDel="00000000" w:rsidP="00000000" w:rsidRDefault="00000000" w:rsidRPr="00000000" w14:paraId="0000006C">
      <w:pPr>
        <w:spacing w:line="360" w:lineRule="auto"/>
        <w:ind w:firstLine="705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Tabela 3: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Recomendações e índices de temperatura interna</w:t>
      </w: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Ind w:w="0.0" w:type="dxa"/>
        <w:tblLayout w:type="fixed"/>
        <w:tblLook w:val="0400"/>
      </w:tblPr>
      <w:tblGrid>
        <w:gridCol w:w="5970"/>
        <w:gridCol w:w="3056"/>
        <w:tblGridChange w:id="0">
          <w:tblGrid>
            <w:gridCol w:w="5970"/>
            <w:gridCol w:w="30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Condições internas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Índice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Verão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23ºC a 26ºC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Verão - ambientes de arte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21ºC a 23ºC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Inverno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20ºC a 22ºC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after="240" w:before="20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Fonte: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resolução 09/2003 - ANVISA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1110" w:right="0" w:hanging="40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Dióxido de Carbono</w:t>
      </w:r>
    </w:p>
    <w:p w:rsidR="00000000" w:rsidDel="00000000" w:rsidP="00000000" w:rsidRDefault="00000000" w:rsidRPr="00000000" w14:paraId="00000078">
      <w:pPr>
        <w:spacing w:before="200" w:line="360" w:lineRule="auto"/>
        <w:ind w:firstLine="705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 dióxido de carbono é um composto químico gasoso incolor, inodoro e não inflamável, sendo de difícil detecção, obtido a partir da queima de combustíveis fósseis, como a gasolina (fumaça do cano de descarga de automóveis) e por processos metabólicos, como a respiração de seres humanos e animais, e presente na fumaça de cigarros.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05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concentração interna do CO2 depende dos níveis externos deste gás e da sua taxa de produção dentro do estabelecimento e é um bom indicador do nível de ventilação e renovação do ar interior.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705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Apesar de ser um gás relativamente atóxico, grandes concentrações de CO2 promovem dores de cabeça, fadiga, náuseas, vômitos e tontura.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firstLine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Na tabela abaixo estão listadas algumas medidas que são consideradas mundialmente como concentrações adequadas ou inadequadas de CO2 no ar.</w:t>
      </w:r>
    </w:p>
    <w:p w:rsidR="00000000" w:rsidDel="00000000" w:rsidP="00000000" w:rsidRDefault="00000000" w:rsidRPr="00000000" w14:paraId="0000007C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lineRule="auto"/>
        <w:jc w:val="center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Tabela 4: Concentração de CO2 e efeitos</w:t>
      </w: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Ind w:w="0.0" w:type="dxa"/>
        <w:tblLayout w:type="fixed"/>
        <w:tblLook w:val="0400"/>
      </w:tblPr>
      <w:tblGrid>
        <w:gridCol w:w="2825"/>
        <w:gridCol w:w="6201"/>
        <w:tblGridChange w:id="0">
          <w:tblGrid>
            <w:gridCol w:w="2825"/>
            <w:gridCol w:w="620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Concentração de CO2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Efeitos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400 ppm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Concentração normal no ambiente externo.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400 - 1000 ppm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Concentração encontrada basicamente em espaços ocupados, mas com boa ventilação.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1000 - 2000 ppm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Concentração relacionada a queixas de sonolência e sensação de abafamento.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2000 - 5000 ppm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Concentração relacionada ao aparecimento de dores de cabeça, sonolência, baixa concentração, aumento da frequência cardíaca e náuseas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&gt; 5000 ppm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Concentração relacionada à toxicidade e privação de oxigênio.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&gt; 40000 ppm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Concentração altamente prejudicial relacionada à privação de oxigênio.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spacing w:before="200" w:lineRule="auto"/>
        <w:jc w:val="center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Fonte: Lbn Análises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firstLine="72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No Brasil, uma norma regulamenta os padrões de qualidade do ar em ambientes climatizados. A resolução 09/2003, da ANVISA recomenda que o valor máximo para contaminação química de dióxido de carbono seja 1.000 ppm (ANVISA).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00" w:line="36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Materiais e métodos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Monitorar ambientes internos acarreta em uma série de etapas, como: planejamento, com determinação e definição de objetivos; obtenção dos dados através de medidas dos níveis dos poluentes e de variáveis que interferem no conforto humano (como temperatura e umidade); análise dos dados; divulgação dos resultados e proposição de medidas corretivas e preventivas para os problemas que forem encontrados.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item anterior, </w:t>
      </w:r>
      <w:sdt>
        <w:sdtPr>
          <w:tag w:val="goog_rdk_3"/>
        </w:sdtPr>
        <w:sdtContent>
          <w:commentRangeStart w:id="3"/>
        </w:sdtContent>
      </w:sdt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demos uma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contextualizada nos seguintes tópicos: obtenção dos dados através de medidas dos níveis dos poluentes e de variáveis que interferem no conforto humano (como temperatura e umidade) e análise dos dados. Este trabalho teve como foco a divulgação dos resultados e como alertar de uma maneira visual quando a qualidade do ar do ambiente não está de acordo com as normas.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Dentro do laboratório de pesquisa e extensão chamado Núcleo de Pesquisa e Desenvolvimento de Energia Autossustentável (NPDEAS), localizado na Universidade Federal do Paraná (UFPR), foi desenvolvido no projeto Ciência Para Todos (CPT) dois protótipos para obter dados da qualidade do ar interno e externo, o Climoscópio e o BikeLab.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 Climoscópio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climoscópio é um sistema de sensores que realiza através da comunicação sem fio, utilizando a tecnologia LoRa, a transmissão dos dados obtidos (temperatura, umidade relativa do ar e pressão atmosférica) para um dispositivo remoto que tem ligação com a rede e a nuvem da internet (Silveira, 2018).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objetivos específicos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do sistema de maneira holística e especificação dos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componentes.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Obtenção dos dados dos sensores e módulos e avaliação individual.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Integração dos sensores e módulos.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Automatização da rotina de obtenção e gravação dos dados (função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datalogger).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Transmissão e recepção dos dados.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 BikeLab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Bike Lab é um projeto de pesquisa voltado para a ciclo mobilidade e para o monitoramento de condições climáticas através de um dispositivo embarcado que é acoplado a uma bicicleta. O objetivo é detectar ilhas de calor na cidade utilizando um sensor de umidade e temperatura.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Esses dados serão coletados por um Arduino Nano que os enviará por </w:t>
      </w:r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Bluetooth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ao celular do usuário. O celular então os transmitirá para um servidor online adicionando uma marca temporal de quando foi tomada a medida.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isso, foram utilizados vários sensores comandados por um Arduino que se encontram em um dispositivo embarcado acoplado a uma bicicleta. Esses dados podem ser coletados de diversas bicicletas e são enviados para um aplicativo, o qual os armazena em uma planilha online (FREITAS, 2020).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 Desenvolvimento da plataforma para análise e visualização dos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plataforma para uma melhor visualização dos dados obtidos pelo sistema de sensores foi desenvolvida através de linguagem de programação web, levando em consideração três linguagens: VueJs, Laravel e MySQL.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144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VueJs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Vue.js (pronuncia-se “view”) é um </w:t>
      </w:r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framework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progressivo de JavaScript utilizado para a criação de interfaces para o usuário. Diferentemente de frameworks monolíticos, o Vue foi criado para ser utilizado incrementalmente, ou seja, de forma progressiva. Sua biblioteca principal tem como foco a camada visual, tendo uma simples integração com outras bibliotecas ou projetos (Vue Js).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meio a tantos frameworks front-end como React, Angular, Backbone, Ember, Meteor entre outros, o Vue se destaca por sua simplicidade e facilidade de aprendizado sendo um framework que você sabendo o básico de HTML, CSS e JavaScript você consegue dominá-lo. Outra característica importante que existe não só no Vue.js como no React é a existência de bibliotecas que tornam ambos muito extensíveis, sendo assim criam uma gama grande de soluções para os projetos. Além disso o Vue.js tem performance muito boa, fazendo a aplicação construída ter um tempo de carregamento quase nulo (Vue Js). A estrutura para a criação de uma aplicação em Vue se baseia no seguinte: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Instância: código base usado durante toda a aplicação.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Data: são propriedades com característica</w:t>
      </w:r>
      <w:sdt>
        <w:sdtPr>
          <w:tag w:val="goog_rdk_7"/>
        </w:sdtPr>
        <w:sdtContent>
          <w:ins w:author="Leticia" w:id="0" w:date="2021-09-10T21:03:16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</w:t>
            </w:r>
          </w:ins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reativa</w:t>
      </w:r>
      <w:sdt>
        <w:sdtPr>
          <w:tag w:val="goog_rdk_8"/>
        </w:sdtPr>
        <w:sdtContent>
          <w:ins w:author="Leticia" w:id="1" w:date="2021-09-10T21:03:1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</w:t>
            </w:r>
          </w:ins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sempre que o valor da propriedade mudar a parte visual também muda, sendo atualizada para novos valores.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Methods: é uma função estática ligada à uma instância Vue. Os métodos são muito úteis para executar uma ação e/ou anexar o retorno dela em uma diretiva v-on.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Diretivas: são regras de controle dentro do Vue.js, podendo criar suas próprias e utilizar algumas que já existem na biblioteca, como por exemplo, v-if e v-for.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Computed: É uma função de comportamento muito parecid</w:t>
      </w:r>
      <w:sdt>
        <w:sdtPr>
          <w:tag w:val="goog_rdk_9"/>
        </w:sdtPr>
        <w:sdtContent>
          <w:ins w:author="Leticia" w:id="2" w:date="2021-09-10T21:04:12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ins>
        </w:sdtContent>
      </w:sdt>
      <w:sdt>
        <w:sdtPr>
          <w:tag w:val="goog_rdk_10"/>
        </w:sdtPr>
        <w:sdtContent>
          <w:del w:author="Leticia" w:id="2" w:date="2021-09-10T21:04:12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delText xml:space="preserve">o</w:delText>
            </w:r>
          </w:del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os métodos, porém a forma que o cache é gerado ocorre de forma diferente.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Watch: O watch serve para monitorar uma variável, assim como faz o computed, porém a diferença entre o computed e o watch é que com o computed você pode apenas utilizar funções síncronas enquanto que com o watch você pode utilizar funções assíncronas.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Components: são instâncias reutilizáveis, eles servem para diminuir a repetição na escrita de um código, além de claro deixar o código mais limpo, mais organizado e diminuir o tempo de produção de um projeto.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Props: é um atributo personalizável que o desenvolvedor pode registrar em um componente.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144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Laravel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Laravel é um framework PHP que visa facilitar a vida do programador para que seja possível desenvolver de forma rápida e simples. É estruturado de acordo com a arquitetura MVC.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padrão</w:t>
      </w:r>
      <w:sdt>
        <w:sdtPr>
          <w:tag w:val="goog_rdk_11"/>
        </w:sdtPr>
        <w:sdtContent>
          <w:commentRangeStart w:id="7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Model-View-Controller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(MVC) permite dividir o desenvolvimento da aplicação em módulos. De maneira simples: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 é responsável pela comunicação com o banco de dados;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é o frontend, a parte bonita com a qual o usuário interage;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Controller é responsável pela lógica da aplicação e ligação entre o Model e o View.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Laravel tem uma variedade de ferramentas e estruturas disponíveis para construir uma aplicação web. O Laravel conta com uma estrutura progressiva, estrutura escalável e estrutura da comunidade (Laravel).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144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MySQL é um sistema de banco de dados relacional de código aberto usado na maioria de aplicações gratuitas que geram suas bases de dados. O serviço utiliza a linguagem SQL (Structure Query Language – Linguagem de Consulta Estruturada), que é a linguagem mais popular para inserir, acessar e gerenciar o conteúdo armazenado num banco de dados (PISA).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 é compatível com a maioria dos sistemas operacionais existentes atualmente no mercado. Pelo fato de ser desenvolvido em C e C++, isso faz com que seja extremamente fácil sua acessibilidade entre os diversos sistemas operacionais (Windows, Linux, Unix, Mac OS, entre outros). Suas maiores características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Portabilidade;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Formas de armazenamento;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Velocidade;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Capacidade: O MySQL possui um alto poder de execução e de armazenamento.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144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 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é um sistema de controle de versão distribuído gratuito e de código aberto projetado para lidar com tudo, desde projetos pequenos a muito grandes com velocidade e eficiência. Fácil de aprender e com desempenho extremamente rápido GIT). Algumas das vantagens em relação a outros sistemas de controle de versão: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Ramificação e fusão;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Pequeno e rápido;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Distribuído;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Garantia de dados;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 de preparação;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Livre e de código aberto;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Marca comercial;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fim, todas essas linguagens e sistemas serão utilizadas para o desenvolvimento da aplicação web, trazendo uma melhor performance para o usuário, facilitando o entendimento dos dados apresentados.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00" w:line="36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Resultados e discussão</w:t>
      </w:r>
    </w:p>
    <w:p w:rsidR="00000000" w:rsidDel="00000000" w:rsidP="00000000" w:rsidRDefault="00000000" w:rsidRPr="00000000" w14:paraId="000000C7">
      <w:pPr>
        <w:spacing w:line="360" w:lineRule="auto"/>
        <w:ind w:firstLine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Os sistemas Climoscópio e BikeLab, desenvolvidos no projeto CPT, foram pensados visando a análise de dados para qualidade do ar de ambientes externos, não possibilitando fazer uma análise real da qualidade do ar em um ambiente interno.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Tendo em vista isso, se viu necessário a criação de um novo dispositivo capaz de coletar dados em ambientes internos. Seria um dispositivo que</w:t>
      </w:r>
      <w:sdt>
        <w:sdtPr>
          <w:tag w:val="goog_rdk_12"/>
        </w:sdtPr>
        <w:sdtContent>
          <w:ins w:author="Leticia" w:id="3" w:date="2021-09-10T21:07:52Z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,</w:t>
            </w:r>
          </w:ins>
        </w:sdtContent>
      </w:sdt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em sua composição</w:t>
      </w:r>
      <w:sdt>
        <w:sdtPr>
          <w:tag w:val="goog_rdk_13"/>
        </w:sdtPr>
        <w:sdtContent>
          <w:ins w:author="Leticia" w:id="4" w:date="2021-09-10T21:07:55Z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,</w:t>
            </w:r>
          </w:ins>
        </w:sdtContent>
      </w:sdt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é formado por vários sensores que medem tipos diferentes de dados, como por exemplo, gás carbônico, temperatura, umidade, entre outros.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que se tenha uma plataforma que atenda os objetivos propostos, foi necessário fazer algumas reuniões de </w:t>
      </w:r>
      <w:sdt>
        <w:sdtPr>
          <w:tag w:val="goog_rdk_14"/>
        </w:sdtPr>
        <w:sdtContent>
          <w:r w:rsidDel="00000000" w:rsidR="00000000" w:rsidRPr="00000000">
            <w:rPr>
              <w:rFonts w:ascii="Arial" w:cs="Arial" w:eastAsia="Arial" w:hAnsi="Arial"/>
              <w:i w:val="1"/>
              <w:color w:val="000000"/>
              <w:rtl w:val="0"/>
              <w:rPrChange w:author="Leticia" w:id="5" w:date="2021-09-10T21:08:11Z">
                <w:rPr>
                  <w:rFonts w:ascii="Arial" w:cs="Arial" w:eastAsia="Arial" w:hAnsi="Arial"/>
                  <w:color w:val="000000"/>
                </w:rPr>
              </w:rPrChange>
            </w:rPr>
            <w:t xml:space="preserve">briefing</w:t>
          </w:r>
        </w:sdtContent>
      </w:sdt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essas reuniões tiveram como objetivo investigar ao máximo quais eram os problemas/dores que precisam ser sanadas e buscar soluções que poderiam ser implementadas. Depois de realizar todas as coletas das reuniões foi produzido um documento de features, listando todas as funcionalidades do sistema web.</w:t>
      </w:r>
    </w:p>
    <w:p w:rsidR="00000000" w:rsidDel="00000000" w:rsidP="00000000" w:rsidRDefault="00000000" w:rsidRPr="00000000" w14:paraId="000000CA">
      <w:pPr>
        <w:spacing w:before="240" w:line="360" w:lineRule="auto"/>
        <w:ind w:firstLine="708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4.1 Documento de Features</w:t>
      </w:r>
    </w:p>
    <w:p w:rsidR="00000000" w:rsidDel="00000000" w:rsidP="00000000" w:rsidRDefault="00000000" w:rsidRPr="00000000" w14:paraId="000000CB">
      <w:pPr>
        <w:spacing w:line="360" w:lineRule="auto"/>
        <w:ind w:firstLine="72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Esse documento descreve a ideia do projeto de forma resumida, listando funcionalidades e páginas. As funcionalidades e páginas são descritas de forma clara e completa, para que todos consigam ler e entender o que está descrito.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72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 documento de </w:t>
      </w:r>
      <w:sdt>
        <w:sdtPr>
          <w:tag w:val="goog_rdk_15"/>
        </w:sdtPr>
        <w:sdtContent>
          <w:r w:rsidDel="00000000" w:rsidR="00000000" w:rsidRPr="00000000">
            <w:rPr>
              <w:rFonts w:ascii="Arial" w:cs="Arial" w:eastAsia="Arial" w:hAnsi="Arial"/>
              <w:i w:val="1"/>
              <w:color w:val="000000"/>
              <w:rtl w:val="0"/>
              <w:rPrChange w:author="Leticia" w:id="6" w:date="2021-09-10T21:09:20Z">
                <w:rPr>
                  <w:rFonts w:ascii="Arial" w:cs="Arial" w:eastAsia="Arial" w:hAnsi="Arial"/>
                  <w:color w:val="000000"/>
                </w:rPr>
              </w:rPrChange>
            </w:rPr>
            <w:t xml:space="preserve">features</w:t>
          </w:r>
        </w:sdtContent>
      </w:sdt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foi alterado no decorrer do desenvolvimento da plataforma, pois algumas coisas se tornaram inviáveis e foram acrescentadas outras funcionalidades.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firstLine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seguir estão listadas todas as páginas que foram desenvolvidas com a linguagem de programação Vue Js, Laravel e Mysql: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Inicial: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inicializada quando o usuário entrar na plataforma.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Menu: Neste item contém </w:t>
      </w:r>
      <w:sdt>
        <w:sdtPr>
          <w:tag w:val="goog_rdk_16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  <w:rPrChange w:author="Leticia" w:id="7" w:date="2021-09-10T21:09:47Z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000000"/>
                  <w:sz w:val="24"/>
                  <w:szCs w:val="24"/>
                  <w:u w:val="none"/>
                  <w:shd w:fill="auto" w:val="clear"/>
                  <w:vertAlign w:val="baseline"/>
                </w:rPr>
              </w:rPrChange>
            </w:rPr>
            <w:t xml:space="preserve">link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as principais páginas da plataforma: início, sobre o projeto, monitoramento, histórico e um botão para o administrador poder se logar no sistema. Este menu fica fixado no início de todas as páginas.</w:t>
      </w:r>
    </w:p>
    <w:p w:rsidR="00000000" w:rsidDel="00000000" w:rsidP="00000000" w:rsidRDefault="00000000" w:rsidRPr="00000000" w14:paraId="000000D0">
      <w:pPr>
        <w:spacing w:before="240"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1: Menu da plataforma de qualidade do ar.</w:t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334645"/>
            <wp:effectExtent b="3175" l="3175" r="3175" t="3175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/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Banner: Contém uma imagem no fundo com o título da página centralizado;</w:t>
      </w:r>
    </w:p>
    <w:p w:rsidR="00000000" w:rsidDel="00000000" w:rsidP="00000000" w:rsidRDefault="00000000" w:rsidRPr="00000000" w14:paraId="000000D4">
      <w:pPr>
        <w:spacing w:before="240"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2: Banner inicial da plataforma de qualidade do ar.</w:t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208153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 sobre o projeto: seção dedicada a descrever resumidamente sobre o projeto, objetivo e como será o funcionamento da plataforma.</w:t>
      </w:r>
    </w:p>
    <w:p w:rsidR="00000000" w:rsidDel="00000000" w:rsidP="00000000" w:rsidRDefault="00000000" w:rsidRPr="00000000" w14:paraId="000000D8">
      <w:pPr>
        <w:spacing w:before="240"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3: seção sobre o projeto da plataforma de qualidade do ar.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2436495"/>
            <wp:effectExtent b="3175" l="3175" r="3175" t="3175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/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0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Footer: rodapé de todas as páginas, contém o </w:t>
      </w:r>
      <w:sdt>
        <w:sdtPr>
          <w:tag w:val="goog_rdk_17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  <w:rPrChange w:author="Leticia" w:id="8" w:date="2021-09-10T21:10:26Z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000000"/>
                  <w:sz w:val="24"/>
                  <w:szCs w:val="24"/>
                  <w:u w:val="none"/>
                  <w:shd w:fill="auto" w:val="clear"/>
                  <w:vertAlign w:val="baseline"/>
                </w:rPr>
              </w:rPrChange>
            </w:rPr>
            <w:t xml:space="preserve">link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as redes sociais do projeto Ciência para Todos, a localização do laboratório, e endereço de contato, via e-mail ou telefone.</w:t>
      </w:r>
    </w:p>
    <w:p w:rsidR="00000000" w:rsidDel="00000000" w:rsidP="00000000" w:rsidRDefault="00000000" w:rsidRPr="00000000" w14:paraId="000000DC">
      <w:pPr>
        <w:spacing w:before="240"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4: footer da plataforma de qualidade do ar.</w:t>
      </w:r>
    </w:p>
    <w:p w:rsidR="00000000" w:rsidDel="00000000" w:rsidP="00000000" w:rsidRDefault="00000000" w:rsidRPr="00000000" w14:paraId="000000DD">
      <w:pPr>
        <w:spacing w:after="6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125857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sobre o projeto: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Nesta página será detalhado mais sobre o projeto, as imagens a seguir não estão com as informações completas.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Banner: Contém uma imagem no fundo com o título da página centralizado;</w:t>
      </w:r>
    </w:p>
    <w:p w:rsidR="00000000" w:rsidDel="00000000" w:rsidP="00000000" w:rsidRDefault="00000000" w:rsidRPr="00000000" w14:paraId="000000E1">
      <w:pPr>
        <w:spacing w:before="240"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240"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240"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240"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240"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5: banner sobre o projeto da plataforma de qualidade do ar.</w:t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215011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0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Equipe: nessa seção poderá ser cadastrado todas as pessoas que fizeram parte do desenvolvimento do projeto, assim como professores orientadores;</w:t>
      </w:r>
    </w:p>
    <w:p w:rsidR="00000000" w:rsidDel="00000000" w:rsidP="00000000" w:rsidRDefault="00000000" w:rsidRPr="00000000" w14:paraId="000000E9">
      <w:pPr>
        <w:spacing w:before="240"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6: banner sobre o projeto da plataforma de qualidade do ar.</w:t>
      </w:r>
    </w:p>
    <w:p w:rsidR="00000000" w:rsidDel="00000000" w:rsidP="00000000" w:rsidRDefault="00000000" w:rsidRPr="00000000" w14:paraId="000000EA">
      <w:pPr>
        <w:spacing w:after="6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241871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00" w:line="36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Instituições: nessa seção poderá ser cadastrado todas as instituições que fizeram parte do desenvolvimento do projeto;</w:t>
      </w:r>
    </w:p>
    <w:p w:rsidR="00000000" w:rsidDel="00000000" w:rsidP="00000000" w:rsidRDefault="00000000" w:rsidRPr="00000000" w14:paraId="000000ED">
      <w:pPr>
        <w:spacing w:after="60" w:before="200"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60" w:before="200"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60" w:before="200"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60" w:before="200"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200"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7: instituições da plataforma de qualidade do 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6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2114550"/>
            <wp:effectExtent b="3175" l="3175" r="3175" t="3175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/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de Monitoramento: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dedicada para monitorar os sensores dos aparelhos dentro dos laboratórios (umidade, temperatura e dióxido de carbono). Cada aparelho tem um gráfico para cada sensor, no qual mostra a cada hora do dia como está o nível de cada elemento climático avaliado, se o índice não está de acordo com as normas da ANVISA é gerado um alerta, informando o horário, nome do aparelho, qual sensor se refere, o índice e medidas a serem tomadas.</w:t>
      </w:r>
    </w:p>
    <w:p w:rsidR="00000000" w:rsidDel="00000000" w:rsidP="00000000" w:rsidRDefault="00000000" w:rsidRPr="00000000" w14:paraId="000000F5">
      <w:pPr>
        <w:spacing w:before="200" w:line="360" w:lineRule="auto"/>
        <w:ind w:left="36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8: monitoramento do aparelho laboratório central.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2360295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0F8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200" w:line="360" w:lineRule="auto"/>
        <w:ind w:left="36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9: monitoramento do aparelho laboratório de algas.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60720" cy="241427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100">
      <w:pPr>
        <w:spacing w:before="200" w:line="360" w:lineRule="auto"/>
        <w:ind w:left="360" w:firstLine="0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10: Exemplo de alerta ao passar do limite estabelecido.</w:t>
      </w:r>
    </w:p>
    <w:p w:rsidR="00000000" w:rsidDel="00000000" w:rsidP="00000000" w:rsidRDefault="00000000" w:rsidRPr="00000000" w14:paraId="00000101">
      <w:pPr>
        <w:spacing w:before="200" w:line="360" w:lineRule="auto"/>
        <w:ind w:left="360" w:firstLine="0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de Histórico: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dedicada a listar todos os dados obtido</w:t>
      </w:r>
      <w:sdt>
        <w:sdtPr>
          <w:tag w:val="goog_rdk_18"/>
        </w:sdtPr>
        <w:sdtContent>
          <w:ins w:author="Leticia" w:id="9" w:date="2021-09-10T21:12:5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</w:t>
            </w:r>
          </w:ins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pelos aparelhos, para que os usuários possam realizar uma consulta de datas e horários de dias anteriores. O status mostra quando o ambiente estava dentro do índice pré-estabelecido e quando passou do mesmo, utilizando as cores verde e vermelho, respectivamente.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before="200"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Figura 11: histórico gerado pelos aparelhos cadastrados.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760720" cy="2376170"/>
            <wp:effectExtent b="3175" l="3175" r="3175" t="3175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/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Fonte: Elaborada pelo autor.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Dashboard: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exclusiva do administrador no qual poderá fazer cadastros, edições e excluir partes do projeto.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 e recuperação de senha:</w:t>
      </w:r>
    </w:p>
    <w:p w:rsidR="00000000" w:rsidDel="00000000" w:rsidP="00000000" w:rsidRDefault="00000000" w:rsidRPr="00000000" w14:paraId="00000108">
      <w:pPr>
        <w:spacing w:before="24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Cadastro de aparelhos: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before="24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Módulo de Integração com a API do Banco de Dados: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Integrar o banco de dados do dispositivo com o banco de dados da aplicação.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Integração com a API do Mailgun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 aplicação envia um e-mail com um link para confirmação de cadastro e recuperação/redefinição da senha do administrador.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Conclusões/Considerações finais</w:t>
      </w:r>
    </w:p>
    <w:p w:rsidR="00000000" w:rsidDel="00000000" w:rsidP="00000000" w:rsidRDefault="00000000" w:rsidRPr="00000000" w14:paraId="0000010F">
      <w:pPr>
        <w:spacing w:after="60" w:before="200" w:line="360" w:lineRule="auto"/>
        <w:ind w:left="720" w:firstLine="70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resultado obtido com o desenvolvimento dessa plataforma, irá permitir que os laboratórios melhorem a qualidade do ar do ambiente, pois essa plataforma irá alertar quando o ambiente não estiver de acordo com as normas da Anvisa.  </w:t>
      </w:r>
    </w:p>
    <w:p w:rsidR="00000000" w:rsidDel="00000000" w:rsidP="00000000" w:rsidRDefault="00000000" w:rsidRPr="00000000" w14:paraId="00000110">
      <w:pPr>
        <w:spacing w:after="60" w:before="200" w:line="360" w:lineRule="auto"/>
        <w:ind w:left="720" w:firstLine="70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plataforma irá ajudar na análise do ambiente interno, uma vez que há uma página de histórico dos dados coletados de um certo período, podendo assim </w:t>
      </w:r>
      <w:sdt>
        <w:sdtPr>
          <w:tag w:val="goog_rdk_19"/>
        </w:sdtPr>
        <w:sdtContent>
          <w:commentRangeStart w:id="8"/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os usuários fazer uma análise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Fonts w:ascii="Arial" w:cs="Arial" w:eastAsia="Arial" w:hAnsi="Arial"/>
          <w:rtl w:val="0"/>
        </w:rPr>
        <w:t xml:space="preserve"> e criar planos e medidas de curto e longo prazo, verificando quando há incidências e picos maiores </w:t>
      </w:r>
      <w:sdt>
        <w:sdtPr>
          <w:tag w:val="goog_rdk_20"/>
        </w:sdtPr>
        <w:sdtContent>
          <w:del w:author="Leticia" w:id="10" w:date="2021-09-10T21:16:45Z">
            <w:r w:rsidDel="00000000" w:rsidR="00000000" w:rsidRPr="00000000">
              <w:rPr>
                <w:rFonts w:ascii="Arial" w:cs="Arial" w:eastAsia="Arial" w:hAnsi="Arial"/>
                <w:rtl w:val="0"/>
              </w:rPr>
              <w:delText xml:space="preserve">n</w:delText>
            </w:r>
          </w:del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em determinados horários de um dia, podendo chegar a uma solução de melhora bem mais rápido.</w:t>
      </w:r>
    </w:p>
    <w:p w:rsidR="00000000" w:rsidDel="00000000" w:rsidP="00000000" w:rsidRDefault="00000000" w:rsidRPr="00000000" w14:paraId="00000111">
      <w:pPr>
        <w:spacing w:after="60" w:before="200" w:line="360" w:lineRule="auto"/>
        <w:ind w:left="720" w:firstLine="70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Laboratórios que trabalham com experimentos químicos, precisam de condições climáticas específicas para que se tenha um resultado eficaz no experimento, essa plataforma</w:t>
      </w:r>
      <w:sdt>
        <w:sdtPr>
          <w:tag w:val="goog_rdk_21"/>
        </w:sdtPr>
        <w:sdtContent>
          <w:ins w:author="Leticia" w:id="11" w:date="2021-09-10T21:17:07Z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</w:t>
            </w:r>
          </w:ins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juntamente com os sensores acoplados no aparelho</w:t>
      </w:r>
      <w:sdt>
        <w:sdtPr>
          <w:tag w:val="goog_rdk_22"/>
        </w:sdtPr>
        <w:sdtContent>
          <w:ins w:author="Leticia" w:id="12" w:date="2021-09-10T21:17:12Z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</w:t>
            </w:r>
          </w:ins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irá auxiliar para que a pessoa que está realizando o experimento tenha o resultado esperado trabalhando melhorias no ambiente interno para que sua fórmula não seja afetada.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PAGEL, ÉRICA; ALVAREZ, CRISTINA; JÚNIOR, NEYVAL. INDOOR AIR QUALITY (IAQ) IN A RESEARCH STATION IN ANTARCTICA: IDENTIFICATION OF POLLUTION SOURCES AND CONTROL STRATEGIES.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Hábitat Sustentable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Espírito Santo, v. 6, p. 60-71, 1 5 2016.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TURIEL, I.; HOLLOWELL, C. D.; MIKSCH, R. R.; RUDY, J. V.; YOUNG, R. A. The effects of reduced ventilation on indoor air quality in an office building.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Atmospheric Environment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v. 17, p. 51-64, 1983.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Violante, Bárbara et al.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MONITORAMENTO DA QUALIDADE DO AR E AVALIAÇÃO DO CONFORTO TÉRMICO E ACÚSTICO DE AMBIENTE INTERNO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In: CENTRO CIENTÍFICO CONHECER. 2019. Enciclopédia Biosfera, 2019.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SILVEIRA, Samir.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SISTEMA DE SENSORES COM TRANSMISSÃO DE DADOS UTILIZANDO TECNOLOGIA DE RADIOFREQUÊNCIA LORA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Curitiba, 2018. Trabalho de Conclusão de Curso (Engenharia Elétrica) - Universidade Federal do Paraná, Curitiba,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Vue Js.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The Progressive JavaScript Framework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Vue Js. Disponível em: vuejs.org. Acesso em: 20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Laravel.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Conceitos de arquitetura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Laravel. Disponível em: https://laravel.com/docs/8.x. Acesso em: 20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Laravel. Conceitos de arquitetura. Laravel. Disponível em: https://laravel.com/docs/8.x. Acesso em: 20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PISA, Pedro.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O que é e como usar o MySQL?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techtudo. Disponível em: https://www.techtudo.com.br/artigos/noticia/2012/04/o-que-e-e-como-usar-o-mysql.html. Acesso em: 20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FAKHOURY, Nicolas.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Estudo da qualidade do ar interior em ambientes educacionais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São Paulo, 2017. Dissertação (Ciências) - Universidade de São Paulo, São Paulo, 2017.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GUEDES, Marylene.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O que é MVC?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TreinaWeb. 2020. Disponível em: https://www.treinaweb.com.br/blog/o-que-e-mvc/. Acesso em: 21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Vue JS.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Temas de Dashboard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Creative Tim. 2021. Disponível em: https://www.creative-tim.com/product/vue-black-dashboard-pro?affiliate_id=116187. Acesso em: 21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LTRI.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Gitflow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LTRI - Desenvolvimento &amp; Soluções de Tecnologia. 2021. Disponível em: https://lrtitecnologia.wordpress.com/gitflow/. Acesso em: 21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UPADHYAY, Nisarg.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Enterprise Data Masking in MySQL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SQLShack. 2020. Disponível em: https://www.sqlshack.com/enterprise-data-masking-in-mysql/. Acesso em: 21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Nettuts.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New Course: Three Practical Examples to Learn Vue.js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LaptrinhX. 2019. Disponível em: https://laptrinhx.com/new-course-three-practical-examples-to-learn-vue-js-60920898/. Acesso em: 21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FREITAS, Dante.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PRODUÇÃO DE ENERGIA RENOVÁVEL E MONITORAMENTO AMBIENTAL ATRAVÉS DE SISTEMAS TECNOLÓGICOS INOVADORES COM ABORDAGEM INTERDISCIPLINAR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: MONITORAMENTO DA POLUIÇÃO ATMOSFÉRICA E ESTUDO DA CICLOMOBILIDADE POR DISPOSITIVO EMBARCADO. Curitiba, 2020. Dissertação (Engenharia Elétrica) - Universidade Federal do Paraná, Curitiba,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Particle Pollution and Your Patients' Health: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Patient Exposure and the Air Quality Index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EPA. Disponível em: https://www.epa.gov/pmcourse/patient-exposure-and-air-quality-index. Acesso em: 21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Lbn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Análises. O impacto do Dióxido de Carbono (CO2) em locais com ar condicionado.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 Lbn Análises. 2018. Disponível em: https://www.lbnanalises.com.br/blog/co2-ar-condicionado/#:~:text=com%20ar%20condicionado-,O%20impacto%20do%20Di%C3%B3xido%20de%20Carbono%20(CO2,em%20locais%20com%20ar%20condicionado&amp;text=Concentra%C3%A7%C3%B5es%20moderadas%20de%20di%C3%B3xido%20de,gerar%20a%20perda%20de%20consci%C3%AAncia.. Acesso em: 21 mar.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BRASIL. Ministério da Saúde. 2003.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Agência Nacional de Vigilância Sanitária (ANVISA)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Resolução nº 9, de 16 de janeiro de 2003.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SCHIRMER, Waldir; SZYMANSKI, Mariani; GAUER, Mayara. QUALIDADE DO AR INTERNO EM AMBIENTES CLIMATIZADOS – VERIFICAÇÃO DOS PARÂMETROS FÍSICOS E CONCENTRAÇÃO DE DIÓXIDO DE CARBONO EM AGÊNCIA BANCÁRIA 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Tecno-lógica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, Irati - PR, 20 Jun 2009.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COMIN, TATIANE.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AVALIAÇÃO DA QUALIDADE DO AR EM INTERIORES E AMBIENTES ABERTOS DE UMA UNIVERSIDADE EM SÃO CARLOS - SP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São Carlos, 2016. Dissertação (ENGENHARIA QUÍMICA) - Universidade Federal de São Carlos.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ABNT – Associação Brasileira de Normas Técnicas, NBR 6401 –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Instalações Centrais de Ar Condicionado para Conforto – Parâmetros Básicos de Projeto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, 1980.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CARVALHO, Márcio. </w:t>
      </w:r>
      <w:r w:rsidDel="00000000" w:rsidR="00000000" w:rsidRPr="00000000">
        <w:rPr>
          <w:rFonts w:ascii="Arial" w:cs="Arial" w:eastAsia="Arial" w:hAnsi="Arial"/>
          <w:b w:val="1"/>
          <w:color w:val="000000"/>
          <w:highlight w:val="white"/>
          <w:rtl w:val="0"/>
        </w:rPr>
        <w:t xml:space="preserve">Avaliação da qualidade do ar interior em ambientes acadêmicos: um estudo de caso</w:t>
      </w:r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. Natal, 2016. Dissertação (Gestão Pública) - Universidade Federal do Rio Grande do Norte, Natal, 2016.</w:t>
      </w:r>
      <w:r w:rsidDel="00000000" w:rsidR="00000000" w:rsidRPr="00000000">
        <w:rPr>
          <w:rtl w:val="0"/>
        </w:rPr>
      </w:r>
    </w:p>
    <w:sectPr>
      <w:type w:val="continuous"/>
      <w:pgSz w:h="16840" w:w="11907" w:orient="portrait"/>
      <w:pgMar w:bottom="1134" w:top="1701" w:left="1701" w:right="1134" w:header="709" w:footer="709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eticia" w:id="0" w:date="2021-09-10T20:39:36Z"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colocar em itálico</w:t>
      </w:r>
    </w:p>
  </w:comment>
  <w:comment w:author="Leticia" w:id="7" w:date="2021-09-10T21:06:00Z"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Isso precisa de itálico? Fiquei na duvida kkk</w:t>
      </w:r>
    </w:p>
  </w:comment>
  <w:comment w:author="Leticia" w:id="1" w:date="2021-09-10T20:43:25Z"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Acho que aqui pode ser um ponto, pq ficou um parágrafo inteiro uma frase só</w:t>
      </w:r>
    </w:p>
  </w:comment>
  <w:comment w:author="Leticia" w:id="6" w:date="2021-09-10T20:59:56Z"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colocar itálico aqui e no próximo parágrafo</w:t>
      </w:r>
    </w:p>
  </w:comment>
  <w:comment w:author="Leticia" w:id="2" w:date="2021-09-10T20:54:40Z"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achei super fofo essa tabela :3</w:t>
      </w:r>
    </w:p>
  </w:comment>
  <w:comment w:author="Leticia" w:id="8" w:date="2021-09-10T21:16:14Z"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eu trocaria por "ser feita uma análise pelos usuários"</w:t>
      </w:r>
    </w:p>
  </w:comment>
  <w:comment w:author="Leticia" w:id="3" w:date="2021-09-10T20:57:45Z"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minha visão fica meio informal assim, vc pode só deixar "contextualizamos os seguintes tópicos..."</w:t>
      </w:r>
    </w:p>
  </w:comment>
  <w:comment w:author="Erick Santos" w:id="4" w:date="2021-09-10T20:59:19Z"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otimooo</w:t>
      </w:r>
    </w:p>
  </w:comment>
  <w:comment w:author="Leticia" w:id="5" w:date="2021-09-10T20:59:18Z"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colocar em itálico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43" w15:done="0"/>
  <w15:commentEx w15:paraId="00000144" w15:done="0"/>
  <w15:commentEx w15:paraId="00000145" w15:done="0"/>
  <w15:commentEx w15:paraId="00000146" w15:done="0"/>
  <w15:commentEx w15:paraId="00000147" w15:done="0"/>
  <w15:commentEx w15:paraId="00000148" w15:done="0"/>
  <w15:commentEx w15:paraId="00000149" w15:done="0"/>
  <w15:commentEx w15:paraId="0000014A" w15:paraIdParent="00000149" w15:done="0"/>
  <w15:commentEx w15:paraId="0000014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pStyle w:val="Title"/>
      <w:ind w:left="1843" w:firstLine="0"/>
      <w:jc w:val="left"/>
      <w:rPr>
        <w:b w:val="0"/>
        <w:sz w:val="24"/>
        <w:szCs w:val="24"/>
      </w:rPr>
    </w:pPr>
    <w:r w:rsidDel="00000000" w:rsidR="00000000" w:rsidRPr="00000000">
      <w:rPr>
        <w:sz w:val="24"/>
        <w:szCs w:val="24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1036320</wp:posOffset>
          </wp:positionH>
          <wp:positionV relativeFrom="page">
            <wp:posOffset>331470</wp:posOffset>
          </wp:positionV>
          <wp:extent cx="1076325" cy="720090"/>
          <wp:effectExtent b="0" l="0" r="0" t="0"/>
          <wp:wrapNone/>
          <wp:docPr id="1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6325" cy="7200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b w:val="0"/>
        <w:sz w:val="24"/>
        <w:szCs w:val="24"/>
        <w:rtl w:val="0"/>
      </w:rPr>
      <w:t xml:space="preserve">UNIVERSIDADE FEDERAL DO PARANÁ</w:t>
    </w:r>
  </w:p>
  <w:p w:rsidR="00000000" w:rsidDel="00000000" w:rsidP="00000000" w:rsidRDefault="00000000" w:rsidRPr="00000000" w14:paraId="00000140">
    <w:pPr>
      <w:pStyle w:val="Heading3"/>
      <w:ind w:left="1843" w:firstLine="0"/>
      <w:jc w:val="left"/>
      <w:rPr>
        <w:rFonts w:ascii="Arial" w:cs="Arial" w:eastAsia="Arial" w:hAnsi="Arial"/>
        <w:b w:val="0"/>
        <w:sz w:val="24"/>
        <w:szCs w:val="24"/>
      </w:rPr>
    </w:pPr>
    <w:r w:rsidDel="00000000" w:rsidR="00000000" w:rsidRPr="00000000">
      <w:rPr>
        <w:rFonts w:ascii="Arial" w:cs="Arial" w:eastAsia="Arial" w:hAnsi="Arial"/>
        <w:b w:val="0"/>
        <w:sz w:val="24"/>
        <w:szCs w:val="24"/>
        <w:rtl w:val="0"/>
      </w:rPr>
      <w:t xml:space="preserve">PRÓ-REITORIA DE PESQUISA E PÓS-GRADUAÇÃO</w:t>
    </w:r>
  </w:p>
  <w:p w:rsidR="00000000" w:rsidDel="00000000" w:rsidP="00000000" w:rsidRDefault="00000000" w:rsidRPr="00000000" w14:paraId="00000141">
    <w:pPr>
      <w:pStyle w:val="Heading3"/>
      <w:ind w:left="1843" w:firstLine="0"/>
      <w:jc w:val="left"/>
      <w:rPr>
        <w:rFonts w:ascii="Arial" w:cs="Arial" w:eastAsia="Arial" w:hAnsi="Arial"/>
        <w:b w:val="0"/>
        <w:sz w:val="24"/>
        <w:szCs w:val="24"/>
      </w:rPr>
    </w:pPr>
    <w:r w:rsidDel="00000000" w:rsidR="00000000" w:rsidRPr="00000000">
      <w:rPr>
        <w:rFonts w:ascii="Arial" w:cs="Arial" w:eastAsia="Arial" w:hAnsi="Arial"/>
        <w:b w:val="0"/>
        <w:sz w:val="24"/>
        <w:szCs w:val="24"/>
        <w:rtl w:val="0"/>
      </w:rPr>
      <w:t xml:space="preserve">COORDENAÇÃO DE INICIAÇÃO CIENTÍFICA E TECNOLÓGICA</w:t>
    </w:r>
  </w:p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2"/>
      <w:numFmt w:val="low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4"/>
      <w:numFmt w:val="low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3"/>
      <w:numFmt w:val="low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110" w:hanging="405"/>
      </w:pPr>
      <w:rPr/>
    </w:lvl>
    <w:lvl w:ilvl="2">
      <w:start w:val="1"/>
      <w:numFmt w:val="decimal"/>
      <w:lvlText w:val="%1.%2.%3"/>
      <w:lvlJc w:val="left"/>
      <w:pPr>
        <w:ind w:left="1770" w:hanging="720"/>
      </w:pPr>
      <w:rPr/>
    </w:lvl>
    <w:lvl w:ilvl="3">
      <w:start w:val="1"/>
      <w:numFmt w:val="decimal"/>
      <w:lvlText w:val="%1.%2.%3.%4"/>
      <w:lvlJc w:val="left"/>
      <w:pPr>
        <w:ind w:left="2475" w:hanging="1080"/>
      </w:pPr>
      <w:rPr/>
    </w:lvl>
    <w:lvl w:ilvl="4">
      <w:start w:val="1"/>
      <w:numFmt w:val="decimal"/>
      <w:lvlText w:val="%1.%2.%3.%4.%5"/>
      <w:lvlJc w:val="left"/>
      <w:pPr>
        <w:ind w:left="2820" w:hanging="1080"/>
      </w:pPr>
      <w:rPr/>
    </w:lvl>
    <w:lvl w:ilvl="5">
      <w:start w:val="1"/>
      <w:numFmt w:val="decimal"/>
      <w:lvlText w:val="%1.%2.%3.%4.%5.%6"/>
      <w:lvlJc w:val="left"/>
      <w:pPr>
        <w:ind w:left="3525" w:hanging="1440"/>
      </w:pPr>
      <w:rPr/>
    </w:lvl>
    <w:lvl w:ilvl="6">
      <w:start w:val="1"/>
      <w:numFmt w:val="decimal"/>
      <w:lvlText w:val="%1.%2.%3.%4.%5.%6.%7"/>
      <w:lvlJc w:val="left"/>
      <w:pPr>
        <w:ind w:left="3870" w:hanging="1440"/>
      </w:pPr>
      <w:rPr/>
    </w:lvl>
    <w:lvl w:ilvl="7">
      <w:start w:val="1"/>
      <w:numFmt w:val="decimal"/>
      <w:lvlText w:val="%1.%2.%3.%4.%5.%6.%7.%8"/>
      <w:lvlJc w:val="left"/>
      <w:pPr>
        <w:ind w:left="4575" w:hanging="1800"/>
      </w:pPr>
      <w:rPr/>
    </w:lvl>
    <w:lvl w:ilvl="8">
      <w:start w:val="1"/>
      <w:numFmt w:val="decimal"/>
      <w:lvlText w:val="%1.%2.%3.%4.%5.%6.%7.%8.%9"/>
      <w:lvlJc w:val="left"/>
      <w:pPr>
        <w:ind w:left="4920" w:hanging="180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18"/>
      <w:szCs w:val="18"/>
    </w:rPr>
  </w:style>
  <w:style w:type="paragraph" w:styleId="Normal" w:default="1">
    <w:name w:val="Normal"/>
    <w:qFormat w:val="1"/>
    <w:rsid w:val="000775A6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Ttulo3">
    <w:name w:val="heading 3"/>
    <w:basedOn w:val="Normal"/>
    <w:next w:val="Normal"/>
    <w:link w:val="Ttulo3Char"/>
    <w:qFormat w:val="1"/>
    <w:rsid w:val="000775A6"/>
    <w:pPr>
      <w:keepNext w:val="1"/>
      <w:jc w:val="center"/>
      <w:outlineLvl w:val="2"/>
    </w:pPr>
    <w:rPr>
      <w:b w:val="1"/>
      <w:sz w:val="32"/>
      <w:szCs w:val="20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3Char" w:customStyle="1">
    <w:name w:val="Título 3 Char"/>
    <w:basedOn w:val="Fontepargpadro"/>
    <w:link w:val="Ttulo3"/>
    <w:rsid w:val="000775A6"/>
    <w:rPr>
      <w:rFonts w:ascii="Times New Roman" w:cs="Times New Roman" w:eastAsia="Times New Roman" w:hAnsi="Times New Roman"/>
      <w:b w:val="1"/>
      <w:sz w:val="32"/>
      <w:szCs w:val="20"/>
      <w:lang w:eastAsia="pt-BR"/>
    </w:rPr>
  </w:style>
  <w:style w:type="paragraph" w:styleId="Corpodetexto">
    <w:name w:val="Body Text"/>
    <w:basedOn w:val="Normal"/>
    <w:link w:val="CorpodetextoChar"/>
    <w:rsid w:val="000775A6"/>
    <w:rPr>
      <w:rFonts w:ascii="Arial" w:cs="Arial" w:hAnsi="Arial"/>
      <w:sz w:val="28"/>
    </w:rPr>
  </w:style>
  <w:style w:type="character" w:styleId="CorpodetextoChar" w:customStyle="1">
    <w:name w:val="Corpo de texto Char"/>
    <w:basedOn w:val="Fontepargpadro"/>
    <w:link w:val="Corpodetexto"/>
    <w:rsid w:val="000775A6"/>
    <w:rPr>
      <w:rFonts w:ascii="Arial" w:cs="Arial" w:eastAsia="Times New Roman" w:hAnsi="Arial"/>
      <w:sz w:val="28"/>
      <w:szCs w:val="24"/>
      <w:lang w:eastAsia="pt-BR"/>
    </w:rPr>
  </w:style>
  <w:style w:type="paragraph" w:styleId="Ttulo">
    <w:name w:val="Title"/>
    <w:basedOn w:val="Normal"/>
    <w:link w:val="TtuloChar"/>
    <w:qFormat w:val="1"/>
    <w:rsid w:val="000775A6"/>
    <w:pPr>
      <w:jc w:val="center"/>
    </w:pPr>
    <w:rPr>
      <w:rFonts w:ascii="Arial" w:cs="Arial" w:hAnsi="Arial"/>
      <w:b w:val="1"/>
      <w:sz w:val="18"/>
    </w:rPr>
  </w:style>
  <w:style w:type="character" w:styleId="TtuloChar" w:customStyle="1">
    <w:name w:val="Título Char"/>
    <w:basedOn w:val="Fontepargpadro"/>
    <w:link w:val="Ttulo"/>
    <w:rsid w:val="000775A6"/>
    <w:rPr>
      <w:rFonts w:ascii="Arial" w:cs="Arial" w:eastAsia="Times New Roman" w:hAnsi="Arial"/>
      <w:b w:val="1"/>
      <w:sz w:val="18"/>
      <w:szCs w:val="24"/>
      <w:lang w:eastAsia="pt-BR"/>
    </w:rPr>
  </w:style>
  <w:style w:type="paragraph" w:styleId="Cabealho">
    <w:name w:val="header"/>
    <w:basedOn w:val="Normal"/>
    <w:link w:val="CabealhoChar"/>
    <w:unhideWhenUsed w:val="1"/>
    <w:rsid w:val="000775A6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rsid w:val="000775A6"/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 w:val="1"/>
    <w:rsid w:val="000775A6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0775A6"/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 w:val="1"/>
    <w:rsid w:val="000775A6"/>
    <w:pPr>
      <w:spacing w:after="100" w:afterAutospacing="1" w:before="100" w:beforeAutospacing="1"/>
    </w:pPr>
  </w:style>
  <w:style w:type="paragraph" w:styleId="PargrafodaLista">
    <w:name w:val="List Paragraph"/>
    <w:basedOn w:val="Normal"/>
    <w:uiPriority w:val="34"/>
    <w:qFormat w:val="1"/>
    <w:rsid w:val="00BE64B8"/>
    <w:pPr>
      <w:ind w:left="720"/>
      <w:contextualSpacing w:val="1"/>
    </w:pPr>
  </w:style>
  <w:style w:type="character" w:styleId="apple-tab-span" w:customStyle="1">
    <w:name w:val="apple-tab-span"/>
    <w:basedOn w:val="Fontepargpadro"/>
    <w:rsid w:val="00BF069B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MfMUPVf/3XKRtTW6RDqVblDQQ==">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2021-09-09T17:28:00Z</dcterms:created>
  <dc:creator>Erick Santos</dc:creator>
</cp:coreProperties>
</file>